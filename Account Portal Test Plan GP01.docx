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B7EF2" w14:textId="77777777" w:rsidR="009766DE" w:rsidRPr="009766DE" w:rsidRDefault="009766DE" w:rsidP="009766DE">
      <w:pPr>
        <w:rPr>
          <w:b/>
          <w:bCs/>
        </w:rPr>
      </w:pPr>
      <w:r w:rsidRPr="009766DE">
        <w:rPr>
          <w:b/>
          <w:bCs/>
        </w:rPr>
        <w:t>Account Portal Test Plan</w:t>
      </w:r>
    </w:p>
    <w:p w14:paraId="4B81FBA8" w14:textId="77777777" w:rsidR="009766DE" w:rsidRPr="009766DE" w:rsidRDefault="009766DE" w:rsidP="009766DE">
      <w:pPr>
        <w:rPr>
          <w:b/>
          <w:bCs/>
        </w:rPr>
      </w:pPr>
      <w:r w:rsidRPr="009766DE">
        <w:rPr>
          <w:b/>
          <w:bCs/>
        </w:rPr>
        <w:t>Automation Test Plan</w:t>
      </w:r>
    </w:p>
    <w:p w14:paraId="54A02BAE" w14:textId="77777777" w:rsidR="009766DE" w:rsidRPr="009766DE" w:rsidRDefault="009766DE" w:rsidP="009766DE">
      <w:pPr>
        <w:rPr>
          <w:b/>
          <w:bCs/>
        </w:rPr>
      </w:pPr>
      <w:r w:rsidRPr="009766DE">
        <w:rPr>
          <w:b/>
          <w:bCs/>
        </w:rPr>
        <w:t>I. Introduction</w:t>
      </w:r>
    </w:p>
    <w:p w14:paraId="1FB88F46" w14:textId="77777777" w:rsidR="009766DE" w:rsidRPr="009766DE" w:rsidRDefault="009766DE" w:rsidP="009766DE">
      <w:pPr>
        <w:rPr>
          <w:b/>
          <w:bCs/>
        </w:rPr>
      </w:pPr>
      <w:r w:rsidRPr="009766DE">
        <w:rPr>
          <w:b/>
          <w:bCs/>
        </w:rPr>
        <w:t>Project Overview</w:t>
      </w:r>
    </w:p>
    <w:p w14:paraId="065D3AD6" w14:textId="77777777" w:rsidR="009766DE" w:rsidRPr="009766DE" w:rsidRDefault="009766DE" w:rsidP="009766DE">
      <w:r w:rsidRPr="009766DE">
        <w:t>This Automation Test Plan is designed for the Account Portal project under Tradu.</w:t>
      </w:r>
    </w:p>
    <w:p w14:paraId="41A6E561" w14:textId="77777777" w:rsidR="009766DE" w:rsidRPr="009766DE" w:rsidRDefault="009766DE" w:rsidP="009766DE">
      <w:pPr>
        <w:rPr>
          <w:b/>
          <w:bCs/>
        </w:rPr>
      </w:pPr>
      <w:r w:rsidRPr="009766DE">
        <w:rPr>
          <w:b/>
          <w:bCs/>
        </w:rPr>
        <w:t>Objective</w:t>
      </w:r>
    </w:p>
    <w:p w14:paraId="3ABA9893" w14:textId="12D8FD0E" w:rsidR="009766DE" w:rsidRPr="009766DE" w:rsidRDefault="009766DE" w:rsidP="009766DE">
      <w:r w:rsidRPr="009766DE">
        <w:t xml:space="preserve">The objective of this Automation Test Plan is to detail the testing activities required to validate the functionality and performance of the </w:t>
      </w:r>
      <w:r w:rsidRPr="009766DE">
        <w:rPr>
          <w:highlight w:val="yellow"/>
          <w:rPrChange w:id="0" w:author="George Petrov" w:date="2025-11-26T16:09:00Z" w16du:dateUtc="2025-11-26T14:09:00Z">
            <w:rPr/>
          </w:rPrChange>
        </w:rPr>
        <w:t>Online Marketplace</w:t>
      </w:r>
      <w:ins w:id="1" w:author="George Petrov" w:date="2025-11-26T16:09:00Z" w16du:dateUtc="2025-11-26T14:09:00Z">
        <w:r>
          <w:t>(Kakvo e tova)</w:t>
        </w:r>
      </w:ins>
      <w:r w:rsidRPr="009766DE">
        <w:t>. This plan aims to:</w:t>
      </w:r>
    </w:p>
    <w:p w14:paraId="237C0D2E" w14:textId="77777777" w:rsidR="009766DE" w:rsidRPr="009766DE" w:rsidRDefault="009766DE" w:rsidP="009766DE">
      <w:pPr>
        <w:numPr>
          <w:ilvl w:val="0"/>
          <w:numId w:val="1"/>
        </w:numPr>
      </w:pPr>
      <w:r w:rsidRPr="009766DE">
        <w:t>Define the testing strategy and approach.</w:t>
      </w:r>
    </w:p>
    <w:p w14:paraId="69126604" w14:textId="77777777" w:rsidR="009766DE" w:rsidRPr="009766DE" w:rsidRDefault="009766DE" w:rsidP="009766DE">
      <w:pPr>
        <w:numPr>
          <w:ilvl w:val="0"/>
          <w:numId w:val="2"/>
        </w:numPr>
      </w:pPr>
      <w:r w:rsidRPr="009766DE">
        <w:t>Identify required resources and responsibilities.</w:t>
      </w:r>
    </w:p>
    <w:p w14:paraId="01E08C29" w14:textId="77777777" w:rsidR="009766DE" w:rsidRPr="009766DE" w:rsidRDefault="009766DE" w:rsidP="009766DE">
      <w:pPr>
        <w:numPr>
          <w:ilvl w:val="0"/>
          <w:numId w:val="3"/>
        </w:numPr>
      </w:pPr>
      <w:r w:rsidRPr="009766DE">
        <w:t>Establish the test environment.</w:t>
      </w:r>
    </w:p>
    <w:p w14:paraId="1E6DB92B" w14:textId="77777777" w:rsidR="009766DE" w:rsidRPr="009766DE" w:rsidRDefault="009766DE" w:rsidP="009766DE">
      <w:pPr>
        <w:numPr>
          <w:ilvl w:val="0"/>
          <w:numId w:val="4"/>
        </w:numPr>
      </w:pPr>
      <w:r w:rsidRPr="009766DE">
        <w:t>Specify the test deliverables.</w:t>
      </w:r>
    </w:p>
    <w:p w14:paraId="726569E8" w14:textId="77777777" w:rsidR="009766DE" w:rsidRPr="009766DE" w:rsidRDefault="009766DE" w:rsidP="009766DE">
      <w:pPr>
        <w:rPr>
          <w:b/>
          <w:bCs/>
        </w:rPr>
      </w:pPr>
      <w:r w:rsidRPr="009766DE">
        <w:rPr>
          <w:b/>
          <w:bCs/>
        </w:rPr>
        <w:t>Test Plan Prepared By</w:t>
      </w:r>
    </w:p>
    <w:p w14:paraId="379CDE78" w14:textId="77777777" w:rsidR="009766DE" w:rsidRPr="009766DE" w:rsidRDefault="009766DE" w:rsidP="009766DE">
      <w:r w:rsidRPr="009766DE">
        <w:t>Name: Plamen Cankov</w:t>
      </w:r>
    </w:p>
    <w:p w14:paraId="180F7EBB" w14:textId="77777777" w:rsidR="009766DE" w:rsidRPr="009766DE" w:rsidRDefault="009766DE" w:rsidP="009766DE">
      <w:r w:rsidRPr="009766DE">
        <w:t>Email: pcankov@tradu.com</w:t>
      </w:r>
    </w:p>
    <w:p w14:paraId="257D9D4F" w14:textId="77777777" w:rsidR="009766DE" w:rsidRPr="009766DE" w:rsidRDefault="009766DE" w:rsidP="009766DE">
      <w:pPr>
        <w:rPr>
          <w:b/>
          <w:bCs/>
        </w:rPr>
      </w:pPr>
      <w:r w:rsidRPr="009766DE">
        <w:rPr>
          <w:b/>
          <w:bCs/>
        </w:rPr>
        <w:t>II. Test Strategy</w:t>
      </w:r>
    </w:p>
    <w:p w14:paraId="5F089D37" w14:textId="77777777" w:rsidR="009766DE" w:rsidRPr="009766DE" w:rsidRDefault="009766DE" w:rsidP="009766DE">
      <w:pPr>
        <w:rPr>
          <w:b/>
          <w:bCs/>
        </w:rPr>
      </w:pPr>
      <w:r w:rsidRPr="009766DE">
        <w:rPr>
          <w:b/>
          <w:bCs/>
        </w:rPr>
        <w:t>Scope of Testing</w:t>
      </w:r>
    </w:p>
    <w:p w14:paraId="688425B0" w14:textId="77777777" w:rsidR="009766DE" w:rsidRPr="009766DE" w:rsidRDefault="009766DE" w:rsidP="009766DE">
      <w:r w:rsidRPr="009766DE">
        <w:t>This section outlines the areas of the application that will be covered and not covered in automation testing.</w:t>
      </w:r>
    </w:p>
    <w:p w14:paraId="30A6C18E" w14:textId="77777777" w:rsidR="009766DE" w:rsidRPr="009766DE" w:rsidRDefault="009766DE" w:rsidP="009766DE">
      <w:r w:rsidRPr="009766DE">
        <w:rPr>
          <w:b/>
          <w:bCs/>
        </w:rPr>
        <w:t>In-Scope</w:t>
      </w:r>
    </w:p>
    <w:p w14:paraId="085C3EA7" w14:textId="77777777" w:rsidR="009766DE" w:rsidRPr="009766DE" w:rsidRDefault="009766DE" w:rsidP="009766DE">
      <w:r w:rsidRPr="009766DE">
        <w:t>Functional Testing: This includes testing the functionality of each feature of the application to ensure it behaves as expected.</w:t>
      </w:r>
    </w:p>
    <w:p w14:paraId="55DC4CE1" w14:textId="77777777" w:rsidR="009766DE" w:rsidRPr="009766DE" w:rsidRDefault="009766DE" w:rsidP="009766DE">
      <w:r w:rsidRPr="009766DE">
        <w:t>Regression Testing: Ensuring that new code changes do not adversely affect existing functionalities.</w:t>
      </w:r>
    </w:p>
    <w:p w14:paraId="7F7E4720" w14:textId="77777777" w:rsidR="009766DE" w:rsidRPr="009766DE" w:rsidRDefault="009766DE" w:rsidP="009766DE">
      <w:r w:rsidRPr="009766DE">
        <w:t>Integration Testing: Verifying that different modules or components of the application work together seamlessly.</w:t>
      </w:r>
    </w:p>
    <w:p w14:paraId="2A7B8C57" w14:textId="77777777" w:rsidR="009766DE" w:rsidRPr="009766DE" w:rsidRDefault="009766DE" w:rsidP="009766DE">
      <w:r w:rsidRPr="009766DE">
        <w:rPr>
          <w:b/>
          <w:bCs/>
        </w:rPr>
        <w:t>Out-of-Scope</w:t>
      </w:r>
    </w:p>
    <w:p w14:paraId="60C3A6DE" w14:textId="77777777" w:rsidR="009766DE" w:rsidRPr="009766DE" w:rsidRDefault="009766DE" w:rsidP="009766DE">
      <w:r w:rsidRPr="009766DE">
        <w:lastRenderedPageBreak/>
        <w:t>Performance Testing: This involves testing the application's performance under load, which is not covered in this plan.</w:t>
      </w:r>
    </w:p>
    <w:p w14:paraId="4CE57481" w14:textId="77777777" w:rsidR="009766DE" w:rsidRPr="009766DE" w:rsidRDefault="009766DE" w:rsidP="009766DE">
      <w:r w:rsidRPr="009766DE">
        <w:t>Security Testing: Ensuring the application is secure from unauthorized access and vulnerabilities, which is not covered in this plan.</w:t>
      </w:r>
    </w:p>
    <w:p w14:paraId="19B35B3F" w14:textId="77777777" w:rsidR="009766DE" w:rsidRPr="009766DE" w:rsidRDefault="009766DE" w:rsidP="009766DE">
      <w:pPr>
        <w:rPr>
          <w:b/>
          <w:bCs/>
        </w:rPr>
      </w:pPr>
      <w:r w:rsidRPr="009766DE">
        <w:rPr>
          <w:b/>
          <w:bCs/>
        </w:rPr>
        <w:t>Types of Testing</w:t>
      </w:r>
    </w:p>
    <w:p w14:paraId="10C04653" w14:textId="77777777" w:rsidR="009766DE" w:rsidRPr="009766DE" w:rsidRDefault="009766DE" w:rsidP="009766DE">
      <w:r w:rsidRPr="009766DE">
        <w:t>The following types of testing will be performed:</w:t>
      </w:r>
    </w:p>
    <w:p w14:paraId="3B5687BD" w14:textId="203C55B7" w:rsidR="009766DE" w:rsidRDefault="009766DE" w:rsidP="009766DE">
      <w:pPr>
        <w:rPr>
          <w:ins w:id="2" w:author="George Petrov" w:date="2025-11-26T16:10:00Z" w16du:dateUtc="2025-11-26T14:10:00Z"/>
        </w:rPr>
      </w:pPr>
      <w:r w:rsidRPr="009766DE">
        <w:rPr>
          <w:highlight w:val="yellow"/>
          <w:rPrChange w:id="3" w:author="George Petrov" w:date="2025-11-26T16:10:00Z" w16du:dateUtc="2025-11-26T14:10:00Z">
            <w:rPr/>
          </w:rPrChange>
        </w:rPr>
        <w:t>Unit Testing:</w:t>
      </w:r>
      <w:r w:rsidRPr="009766DE">
        <w:t xml:space="preserve"> Testing individual components or modules of the application in isolation.</w:t>
      </w:r>
      <w:ins w:id="4" w:author="George Petrov" w:date="2025-11-26T16:10:00Z" w16du:dateUtc="2025-11-26T14:10:00Z">
        <w:r>
          <w:t xml:space="preserve">(Tova ne e li developers testing? </w:t>
        </w:r>
      </w:ins>
    </w:p>
    <w:p w14:paraId="7548F3E8" w14:textId="6053F01E" w:rsidR="009766DE" w:rsidRPr="009766DE" w:rsidRDefault="009766DE" w:rsidP="009766DE">
      <w:ins w:id="5" w:author="George Petrov" w:date="2025-11-26T16:10:00Z" w16du:dateUtc="2025-11-26T14:10:00Z">
        <w:r>
          <w:t>UI testing:</w:t>
        </w:r>
      </w:ins>
    </w:p>
    <w:p w14:paraId="01A2303C" w14:textId="77777777" w:rsidR="009766DE" w:rsidRPr="009766DE" w:rsidRDefault="009766DE" w:rsidP="009766DE">
      <w:r w:rsidRPr="009766DE">
        <w:t>System Testing: Testing the entire system as a whole.</w:t>
      </w:r>
    </w:p>
    <w:p w14:paraId="462127B7" w14:textId="7984B827" w:rsidR="009766DE" w:rsidRPr="009766DE" w:rsidRDefault="009766DE" w:rsidP="009766DE">
      <w:r w:rsidRPr="009766DE">
        <w:t xml:space="preserve">User Acceptance Testing (UAT): Testing the application </w:t>
      </w:r>
      <w:r w:rsidRPr="009766DE">
        <w:rPr>
          <w:highlight w:val="yellow"/>
          <w:rPrChange w:id="6" w:author="George Petrov" w:date="2025-11-26T16:11:00Z" w16du:dateUtc="2025-11-26T14:11:00Z">
            <w:rPr/>
          </w:rPrChange>
        </w:rPr>
        <w:t>with end-users</w:t>
      </w:r>
      <w:r w:rsidRPr="009766DE">
        <w:t xml:space="preserve"> to ensure it meets their requirements.</w:t>
      </w:r>
      <w:ins w:id="7" w:author="George Petrov" w:date="2025-11-26T16:11:00Z" w16du:dateUtc="2025-11-26T14:11:00Z">
        <w:r>
          <w:t>(Nie ne testvame sas end-users, maj pravim samo acceptance testi</w:t>
        </w:r>
      </w:ins>
      <w:ins w:id="8" w:author="George Petrov" w:date="2025-11-26T16:12:00Z" w16du:dateUtc="2025-11-26T14:12:00Z">
        <w:r>
          <w:t>ng</w:t>
        </w:r>
      </w:ins>
      <w:ins w:id="9" w:author="George Petrov" w:date="2025-11-26T16:11:00Z" w16du:dateUtc="2025-11-26T14:11:00Z">
        <w:r>
          <w:t>)</w:t>
        </w:r>
      </w:ins>
    </w:p>
    <w:p w14:paraId="00FD80FC" w14:textId="77777777" w:rsidR="009766DE" w:rsidRPr="009766DE" w:rsidRDefault="009766DE" w:rsidP="009766DE">
      <w:pPr>
        <w:rPr>
          <w:b/>
          <w:bCs/>
        </w:rPr>
      </w:pPr>
      <w:r w:rsidRPr="009766DE">
        <w:rPr>
          <w:b/>
          <w:bCs/>
        </w:rPr>
        <w:t>III. Test Environment</w:t>
      </w:r>
    </w:p>
    <w:p w14:paraId="1849F8E6" w14:textId="77777777" w:rsidR="009766DE" w:rsidRPr="009766DE" w:rsidRDefault="009766DE" w:rsidP="009766DE">
      <w:pPr>
        <w:rPr>
          <w:b/>
          <w:bCs/>
        </w:rPr>
      </w:pPr>
      <w:r w:rsidRPr="009766DE">
        <w:rPr>
          <w:b/>
          <w:bCs/>
        </w:rPr>
        <w:t>Software, tools and frameworks</w:t>
      </w:r>
    </w:p>
    <w:p w14:paraId="68DE4F9E" w14:textId="77777777" w:rsidR="009766DE" w:rsidRPr="009766DE" w:rsidRDefault="009766DE" w:rsidP="009766DE">
      <w:pPr>
        <w:numPr>
          <w:ilvl w:val="0"/>
          <w:numId w:val="5"/>
        </w:numPr>
      </w:pPr>
      <w:r w:rsidRPr="009766DE">
        <w:t>Selenium 4.38.0</w:t>
      </w:r>
    </w:p>
    <w:p w14:paraId="33A1515B" w14:textId="77777777" w:rsidR="009766DE" w:rsidRPr="009766DE" w:rsidRDefault="009766DE" w:rsidP="009766DE">
      <w:pPr>
        <w:numPr>
          <w:ilvl w:val="0"/>
          <w:numId w:val="6"/>
        </w:numPr>
      </w:pPr>
      <w:r w:rsidRPr="009766DE">
        <w:t>Maven 3.x</w:t>
      </w:r>
    </w:p>
    <w:p w14:paraId="4EBACFE6" w14:textId="77777777" w:rsidR="009766DE" w:rsidRPr="009766DE" w:rsidRDefault="009766DE" w:rsidP="009766DE">
      <w:pPr>
        <w:numPr>
          <w:ilvl w:val="0"/>
          <w:numId w:val="7"/>
        </w:numPr>
      </w:pPr>
      <w:r w:rsidRPr="009766DE">
        <w:t>Java 21</w:t>
      </w:r>
    </w:p>
    <w:p w14:paraId="6FC67B1A" w14:textId="77777777" w:rsidR="009766DE" w:rsidRPr="009766DE" w:rsidRDefault="009766DE" w:rsidP="009766DE">
      <w:pPr>
        <w:numPr>
          <w:ilvl w:val="0"/>
          <w:numId w:val="8"/>
        </w:numPr>
      </w:pPr>
      <w:r w:rsidRPr="009766DE">
        <w:t>JUnit 4.13.2</w:t>
      </w:r>
    </w:p>
    <w:p w14:paraId="2C6D7867" w14:textId="77777777" w:rsidR="009766DE" w:rsidRPr="009766DE" w:rsidRDefault="009766DE" w:rsidP="009766DE">
      <w:pPr>
        <w:numPr>
          <w:ilvl w:val="0"/>
          <w:numId w:val="9"/>
        </w:numPr>
      </w:pPr>
      <w:r w:rsidRPr="009766DE">
        <w:t>Cucumber 7.13.0</w:t>
      </w:r>
    </w:p>
    <w:p w14:paraId="7EB0C6E1" w14:textId="77777777" w:rsidR="009766DE" w:rsidRPr="009766DE" w:rsidRDefault="009766DE" w:rsidP="009766DE">
      <w:pPr>
        <w:numPr>
          <w:ilvl w:val="0"/>
          <w:numId w:val="10"/>
        </w:numPr>
      </w:pPr>
      <w:r w:rsidRPr="009766DE">
        <w:t>Java Mail API 1.6.7</w:t>
      </w:r>
    </w:p>
    <w:p w14:paraId="5ECAA02B" w14:textId="77777777" w:rsidR="009766DE" w:rsidRPr="009766DE" w:rsidRDefault="009766DE" w:rsidP="009766DE">
      <w:pPr>
        <w:rPr>
          <w:b/>
          <w:bCs/>
        </w:rPr>
      </w:pPr>
      <w:r w:rsidRPr="009766DE">
        <w:rPr>
          <w:b/>
          <w:bCs/>
        </w:rPr>
        <w:t>IV. Test Deliverables</w:t>
      </w:r>
    </w:p>
    <w:p w14:paraId="1E6F8A55" w14:textId="49561124" w:rsidR="009766DE" w:rsidRPr="009766DE" w:rsidRDefault="009766DE" w:rsidP="009766DE">
      <w:pPr>
        <w:rPr>
          <w:b/>
          <w:bCs/>
        </w:rPr>
      </w:pPr>
      <w:r w:rsidRPr="009766DE">
        <w:rPr>
          <w:b/>
          <w:bCs/>
        </w:rPr>
        <w:t>Test Scripts</w:t>
      </w:r>
      <w:ins w:id="10" w:author="George Petrov" w:date="2025-11-26T16:14:00Z" w16du:dateUtc="2025-11-26T14:14:00Z">
        <w:r>
          <w:rPr>
            <w:b/>
            <w:bCs/>
          </w:rPr>
          <w:t>(surprise – ochakvah Test Reports da e deliverables)</w:t>
        </w:r>
      </w:ins>
    </w:p>
    <w:p w14:paraId="381AAA42" w14:textId="77777777" w:rsidR="009766DE" w:rsidRPr="009766DE" w:rsidRDefault="009766DE" w:rsidP="009766DE">
      <w:r w:rsidRPr="009766DE">
        <w:t>Automated test scripts will be delivered in the following format:</w:t>
      </w:r>
    </w:p>
    <w:p w14:paraId="72027579" w14:textId="4C9515EB" w:rsidR="009766DE" w:rsidRPr="009766DE" w:rsidRDefault="009766DE" w:rsidP="009766DE">
      <w:pPr>
        <w:numPr>
          <w:ilvl w:val="0"/>
          <w:numId w:val="11"/>
        </w:numPr>
      </w:pPr>
      <w:r w:rsidRPr="009766DE">
        <w:t xml:space="preserve">Script File: .feature files </w:t>
      </w:r>
      <w:ins w:id="11" w:author="George Petrov" w:date="2025-11-26T16:14:00Z" w16du:dateUtc="2025-11-26T14:14:00Z">
        <w:r>
          <w:t>(they are nothing without the code)</w:t>
        </w:r>
      </w:ins>
    </w:p>
    <w:p w14:paraId="63619871" w14:textId="77777777" w:rsidR="009766DE" w:rsidRPr="009766DE" w:rsidRDefault="009766DE" w:rsidP="009766DE">
      <w:pPr>
        <w:numPr>
          <w:ilvl w:val="0"/>
          <w:numId w:val="12"/>
        </w:numPr>
      </w:pPr>
      <w:r w:rsidRPr="009766DE">
        <w:t>Documentation: Detailed comments within the feature files and code explaining the purpose of each test case and step</w:t>
      </w:r>
    </w:p>
    <w:p w14:paraId="32222010" w14:textId="77777777" w:rsidR="009766DE" w:rsidRPr="009766DE" w:rsidRDefault="009766DE" w:rsidP="009766DE">
      <w:pPr>
        <w:rPr>
          <w:b/>
          <w:bCs/>
        </w:rPr>
      </w:pPr>
      <w:r w:rsidRPr="009766DE">
        <w:rPr>
          <w:b/>
          <w:bCs/>
        </w:rPr>
        <w:t>V. Risk Management</w:t>
      </w:r>
    </w:p>
    <w:p w14:paraId="6234C6B3" w14:textId="77777777" w:rsidR="009766DE" w:rsidRPr="009766DE" w:rsidRDefault="009766DE" w:rsidP="009766DE">
      <w:pPr>
        <w:rPr>
          <w:b/>
          <w:bCs/>
        </w:rPr>
      </w:pPr>
      <w:r w:rsidRPr="009766DE">
        <w:rPr>
          <w:b/>
          <w:bCs/>
        </w:rPr>
        <w:lastRenderedPageBreak/>
        <w:t>Potential Risks and Mitigation</w:t>
      </w:r>
    </w:p>
    <w:p w14:paraId="1DB7A668" w14:textId="77777777" w:rsidR="009766DE" w:rsidRPr="009766DE" w:rsidRDefault="009766DE" w:rsidP="009766DE">
      <w:r w:rsidRPr="009766DE">
        <w:t>Potential risks associated with the testing process include:</w:t>
      </w:r>
    </w:p>
    <w:p w14:paraId="2977B468" w14:textId="77777777" w:rsidR="009766DE" w:rsidRPr="009766DE" w:rsidRDefault="009766DE" w:rsidP="009766DE">
      <w:pPr>
        <w:numPr>
          <w:ilvl w:val="0"/>
          <w:numId w:val="13"/>
        </w:numPr>
      </w:pPr>
      <w:r w:rsidRPr="009766DE">
        <w:t>Resource Constraints: Plan for backup team members helping with the automation process and maintenance.</w:t>
      </w:r>
    </w:p>
    <w:p w14:paraId="7050BE57" w14:textId="77777777" w:rsidR="009766DE" w:rsidRPr="009766DE" w:rsidRDefault="009766DE" w:rsidP="009766DE">
      <w:pPr>
        <w:numPr>
          <w:ilvl w:val="0"/>
          <w:numId w:val="14"/>
        </w:numPr>
      </w:pPr>
      <w:r w:rsidRPr="009766DE">
        <w:t>Reporting management: Plan for using a cloud solution and X-ray for reporting.</w:t>
      </w:r>
    </w:p>
    <w:p w14:paraId="64A2F129" w14:textId="77777777" w:rsidR="009766DE" w:rsidRDefault="009766DE" w:rsidP="009766DE">
      <w:pPr>
        <w:numPr>
          <w:ilvl w:val="0"/>
          <w:numId w:val="15"/>
        </w:numPr>
        <w:rPr>
          <w:ins w:id="12" w:author="George Petrov" w:date="2025-11-26T16:15:00Z" w16du:dateUtc="2025-11-26T14:15:00Z"/>
        </w:rPr>
      </w:pPr>
      <w:r w:rsidRPr="009766DE">
        <w:t>Not having a stable testing environment: Plan for significantly reduce maintenance time and increase new test case writing.</w:t>
      </w:r>
    </w:p>
    <w:p w14:paraId="14D77419" w14:textId="37B9EDA3" w:rsidR="009766DE" w:rsidRPr="009766DE" w:rsidRDefault="009766DE" w:rsidP="009766DE">
      <w:pPr>
        <w:numPr>
          <w:ilvl w:val="0"/>
          <w:numId w:val="15"/>
        </w:numPr>
      </w:pPr>
      <w:ins w:id="13" w:author="George Petrov" w:date="2025-11-26T16:15:00Z" w16du:dateUtc="2025-11-26T14:15:00Z">
        <w:r>
          <w:t>Not having stable CI environm</w:t>
        </w:r>
      </w:ins>
      <w:ins w:id="14" w:author="George Petrov" w:date="2025-11-26T16:16:00Z" w16du:dateUtc="2025-11-26T14:16:00Z">
        <w:r>
          <w:t>ent</w:t>
        </w:r>
      </w:ins>
    </w:p>
    <w:p w14:paraId="5A0A9EEA" w14:textId="77777777" w:rsidR="009766DE" w:rsidRPr="009766DE" w:rsidRDefault="009766DE" w:rsidP="009766DE">
      <w:pPr>
        <w:rPr>
          <w:b/>
          <w:bCs/>
        </w:rPr>
      </w:pPr>
      <w:r w:rsidRPr="009766DE">
        <w:rPr>
          <w:b/>
          <w:bCs/>
        </w:rPr>
        <w:t>Risk Management Plan</w:t>
      </w:r>
    </w:p>
    <w:p w14:paraId="647F5BDC" w14:textId="77777777" w:rsidR="009766DE" w:rsidRPr="009766DE" w:rsidRDefault="009766DE" w:rsidP="009766DE">
      <w:r w:rsidRPr="009766DE">
        <w:t>A risk management plan includes the following steps:</w:t>
      </w:r>
    </w:p>
    <w:p w14:paraId="04F3F37F" w14:textId="77777777" w:rsidR="009766DE" w:rsidRPr="009766DE" w:rsidRDefault="009766DE" w:rsidP="009766DE">
      <w:pPr>
        <w:numPr>
          <w:ilvl w:val="0"/>
          <w:numId w:val="16"/>
        </w:numPr>
      </w:pPr>
      <w:r w:rsidRPr="009766DE">
        <w:t>Identify potential risks.</w:t>
      </w:r>
    </w:p>
    <w:p w14:paraId="1DD10A2F" w14:textId="77777777" w:rsidR="009766DE" w:rsidRPr="009766DE" w:rsidRDefault="009766DE" w:rsidP="009766DE">
      <w:pPr>
        <w:numPr>
          <w:ilvl w:val="0"/>
          <w:numId w:val="17"/>
        </w:numPr>
      </w:pPr>
      <w:r w:rsidRPr="009766DE">
        <w:t>Assess the impact and likelihood of each risk.</w:t>
      </w:r>
    </w:p>
    <w:p w14:paraId="778065A4" w14:textId="77777777" w:rsidR="009766DE" w:rsidRPr="009766DE" w:rsidRDefault="009766DE" w:rsidP="009766DE">
      <w:pPr>
        <w:numPr>
          <w:ilvl w:val="0"/>
          <w:numId w:val="18"/>
        </w:numPr>
      </w:pPr>
      <w:r w:rsidRPr="009766DE">
        <w:t>Develop mitigation strategies and contingency plans.</w:t>
      </w:r>
    </w:p>
    <w:p w14:paraId="13C84A1A" w14:textId="77777777" w:rsidR="009766DE" w:rsidRPr="009766DE" w:rsidRDefault="009766DE" w:rsidP="009766DE">
      <w:pPr>
        <w:numPr>
          <w:ilvl w:val="0"/>
          <w:numId w:val="19"/>
        </w:numPr>
      </w:pPr>
      <w:r w:rsidRPr="009766DE">
        <w:t>Monitor and review risks continuously.</w:t>
      </w:r>
    </w:p>
    <w:p w14:paraId="169ECAFB" w14:textId="77777777" w:rsidR="00C54FEC" w:rsidRDefault="00C54FEC"/>
    <w:sectPr w:rsidR="00C54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6BF"/>
    <w:multiLevelType w:val="multilevel"/>
    <w:tmpl w:val="C16C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C0389"/>
    <w:multiLevelType w:val="multilevel"/>
    <w:tmpl w:val="BCBE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B5E98"/>
    <w:multiLevelType w:val="multilevel"/>
    <w:tmpl w:val="60B4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003D3"/>
    <w:multiLevelType w:val="multilevel"/>
    <w:tmpl w:val="BB22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00782"/>
    <w:multiLevelType w:val="multilevel"/>
    <w:tmpl w:val="86F0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B518C"/>
    <w:multiLevelType w:val="multilevel"/>
    <w:tmpl w:val="5B8E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871B0"/>
    <w:multiLevelType w:val="multilevel"/>
    <w:tmpl w:val="82F0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60BDC"/>
    <w:multiLevelType w:val="multilevel"/>
    <w:tmpl w:val="63B4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379AB"/>
    <w:multiLevelType w:val="multilevel"/>
    <w:tmpl w:val="B646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53086"/>
    <w:multiLevelType w:val="multilevel"/>
    <w:tmpl w:val="9E68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56CEB"/>
    <w:multiLevelType w:val="multilevel"/>
    <w:tmpl w:val="7D60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A04B3"/>
    <w:multiLevelType w:val="multilevel"/>
    <w:tmpl w:val="E50A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74B1E"/>
    <w:multiLevelType w:val="multilevel"/>
    <w:tmpl w:val="F69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52128"/>
    <w:multiLevelType w:val="multilevel"/>
    <w:tmpl w:val="697C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60974"/>
    <w:multiLevelType w:val="multilevel"/>
    <w:tmpl w:val="CBA4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E39D5"/>
    <w:multiLevelType w:val="multilevel"/>
    <w:tmpl w:val="BAEA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E0BDB"/>
    <w:multiLevelType w:val="multilevel"/>
    <w:tmpl w:val="0F1C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61A77"/>
    <w:multiLevelType w:val="multilevel"/>
    <w:tmpl w:val="F70E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660D2"/>
    <w:multiLevelType w:val="multilevel"/>
    <w:tmpl w:val="48BC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645321">
    <w:abstractNumId w:val="8"/>
  </w:num>
  <w:num w:numId="2" w16cid:durableId="916936222">
    <w:abstractNumId w:val="3"/>
  </w:num>
  <w:num w:numId="3" w16cid:durableId="375547012">
    <w:abstractNumId w:val="17"/>
  </w:num>
  <w:num w:numId="4" w16cid:durableId="537545354">
    <w:abstractNumId w:val="15"/>
  </w:num>
  <w:num w:numId="5" w16cid:durableId="147290870">
    <w:abstractNumId w:val="13"/>
  </w:num>
  <w:num w:numId="6" w16cid:durableId="751240209">
    <w:abstractNumId w:val="16"/>
  </w:num>
  <w:num w:numId="7" w16cid:durableId="1421415841">
    <w:abstractNumId w:val="7"/>
  </w:num>
  <w:num w:numId="8" w16cid:durableId="1651129406">
    <w:abstractNumId w:val="0"/>
  </w:num>
  <w:num w:numId="9" w16cid:durableId="809521701">
    <w:abstractNumId w:val="12"/>
  </w:num>
  <w:num w:numId="10" w16cid:durableId="1781027854">
    <w:abstractNumId w:val="2"/>
  </w:num>
  <w:num w:numId="11" w16cid:durableId="1701740333">
    <w:abstractNumId w:val="14"/>
  </w:num>
  <w:num w:numId="12" w16cid:durableId="279724626">
    <w:abstractNumId w:val="9"/>
  </w:num>
  <w:num w:numId="13" w16cid:durableId="1378823072">
    <w:abstractNumId w:val="4"/>
  </w:num>
  <w:num w:numId="14" w16cid:durableId="355739440">
    <w:abstractNumId w:val="11"/>
  </w:num>
  <w:num w:numId="15" w16cid:durableId="30688623">
    <w:abstractNumId w:val="1"/>
  </w:num>
  <w:num w:numId="16" w16cid:durableId="1834641738">
    <w:abstractNumId w:val="18"/>
  </w:num>
  <w:num w:numId="17" w16cid:durableId="881746501">
    <w:abstractNumId w:val="5"/>
  </w:num>
  <w:num w:numId="18" w16cid:durableId="1664502832">
    <w:abstractNumId w:val="10"/>
  </w:num>
  <w:num w:numId="19" w16cid:durableId="364134774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eorge Petrov">
    <w15:presenceInfo w15:providerId="AD" w15:userId="S::gpetrov@tradu.com::eb3f004c-c0ea-4713-8458-e5307b4a7a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DE"/>
    <w:rsid w:val="0007280A"/>
    <w:rsid w:val="009766DE"/>
    <w:rsid w:val="00C54FEC"/>
    <w:rsid w:val="00F4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F8EBB"/>
  <w15:chartTrackingRefBased/>
  <w15:docId w15:val="{7B6EBC80-6F66-460B-9378-4EEA0095B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6D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9766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418</Words>
  <Characters>2526</Characters>
  <Application>Microsoft Office Word</Application>
  <DocSecurity>0</DocSecurity>
  <Lines>72</Lines>
  <Paragraphs>66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Petrov</dc:creator>
  <cp:keywords/>
  <dc:description/>
  <cp:lastModifiedBy>George Petrov</cp:lastModifiedBy>
  <cp:revision>1</cp:revision>
  <dcterms:created xsi:type="dcterms:W3CDTF">2025-11-26T14:07:00Z</dcterms:created>
  <dcterms:modified xsi:type="dcterms:W3CDTF">2025-11-26T14:16:00Z</dcterms:modified>
</cp:coreProperties>
</file>